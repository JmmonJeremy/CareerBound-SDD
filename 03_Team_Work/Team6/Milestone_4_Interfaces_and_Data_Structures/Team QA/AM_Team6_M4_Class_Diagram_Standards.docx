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57AE" w14:textId="77777777" w:rsidR="00083057" w:rsidRDefault="00000000">
      <w:hyperlink r:id="rId4" w:anchor="%7B%22pageId%22%3A%22-UYV5KzmVbv8xHgSMJTf%22%7D">
        <w:r>
          <w:rPr>
            <w:color w:val="1155CC"/>
            <w:u w:val="single"/>
          </w:rPr>
          <w:t>https://app.diagrams.net/#G1c1MEHFWrfSOWexhouYqk9HA6wB4_u2pl#%7B%22pageId%22%3A%22-UYV5KzmVbv8xHgSMJTf%22%7D</w:t>
        </w:r>
      </w:hyperlink>
    </w:p>
    <w:p w14:paraId="4910855A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StudentProfile</w:t>
      </w:r>
    </w:p>
    <w:p w14:paraId="19D8B10E" w14:textId="1114F3C5" w:rsidR="00083057" w:rsidDel="003F6A0C" w:rsidRDefault="00000000">
      <w:pPr>
        <w:spacing w:before="280" w:after="280" w:line="240" w:lineRule="auto"/>
        <w:rPr>
          <w:del w:id="0" w:author="Sunseehray Tirazona" w:date="2026-06-12T15:31:00Z" w16du:dateUtc="2026-06-12T05:31:00Z"/>
        </w:rPr>
      </w:pPr>
      <w:del w:id="1" w:author="Sunseehray Tirazona" w:date="2026-06-12T15:31:00Z" w16du:dateUtc="2026-06-12T05:31:00Z">
        <w:r w:rsidDel="003F6A0C">
          <w:delText>Use the class name as the heading:</w:delText>
        </w:r>
      </w:del>
    </w:p>
    <w:p w14:paraId="290D1405" w14:textId="1F7199CB" w:rsidR="00083057" w:rsidDel="003F6A0C" w:rsidRDefault="00000000" w:rsidP="003F6A0C">
      <w:pPr>
        <w:keepNext/>
        <w:widowControl w:val="0"/>
        <w:spacing w:before="240" w:after="80" w:line="240" w:lineRule="auto"/>
        <w:outlineLvl w:val="2"/>
        <w:rPr>
          <w:del w:id="2" w:author="Sunseehray Tirazona" w:date="2026-06-12T15:31:00Z" w16du:dateUtc="2026-06-12T05:31:00Z"/>
          <w:rFonts w:ascii="Arial" w:eastAsia="Arial" w:hAnsi="Arial" w:cs="Arial"/>
          <w:b/>
          <w:bCs/>
          <w:sz w:val="27"/>
          <w:szCs w:val="27"/>
        </w:rPr>
        <w:pPrChange w:id="3" w:author="Sunseehray Tirazona" w:date="2026-06-12T15:38:00Z" w16du:dateUtc="2026-06-12T05:38:00Z">
          <w:pPr>
            <w:keepNext/>
            <w:widowControl w:val="0"/>
            <w:spacing w:before="240" w:after="80" w:line="240" w:lineRule="auto"/>
          </w:pPr>
        </w:pPrChange>
      </w:pPr>
      <w:del w:id="4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3.1.1 – 3.1.3.4</w:t>
      </w:r>
      <w:del w:id="5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6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StudentProfile</w:t>
      </w:r>
      <w:del w:id="7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8" w:author="Sunseehray Tirazona" w:date="2026-06-12T15:31:00Z" w16du:dateUtc="2026-06-12T05:31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75C5C48D" w14:textId="6425CF32" w:rsidR="00083057" w:rsidRDefault="00000000" w:rsidP="003F6A0C">
      <w:pPr>
        <w:keepNext/>
        <w:widowControl w:val="0"/>
        <w:spacing w:before="240" w:after="80" w:line="240" w:lineRule="auto"/>
        <w:pPrChange w:id="9" w:author="Sunseehray Tirazona" w:date="2026-06-12T15:31:00Z" w16du:dateUtc="2026-06-12T05:31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240" w:lineRule="auto"/>
          </w:pPr>
        </w:pPrChange>
      </w:pPr>
      <w:del w:id="10" w:author="Sunseehray Tirazona" w:date="2026-06-12T15:31:00Z" w16du:dateUtc="2026-06-12T05:31:00Z">
        <w:r w:rsidDel="003F6A0C">
          <w:delText>[Diagram]</w:delText>
        </w:r>
      </w:del>
    </w:p>
    <w:p w14:paraId="3F125307" w14:textId="77777777" w:rsidR="00083057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commentRangeStart w:id="11"/>
      <w:r>
        <w:rPr>
          <w:noProof/>
        </w:rPr>
        <w:drawing>
          <wp:inline distT="114300" distB="114300" distL="114300" distR="114300" wp14:anchorId="7927D05F" wp14:editId="0771D0B0">
            <wp:extent cx="5943600" cy="2794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1"/>
      <w:r w:rsidR="003F6A0C">
        <w:rPr>
          <w:rStyle w:val="CommentReference"/>
          <w:sz w:val="24"/>
          <w:szCs w:val="24"/>
        </w:rPr>
        <w:commentReference w:id="11"/>
      </w:r>
    </w:p>
    <w:p w14:paraId="3D080C7C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8D3BBD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DD97221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9FC4C28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F027139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BBE779D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4FFAF0E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3FEB90F1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B2433C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6E27AE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9910F08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CFAAB6E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78F68D0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3B4C2D6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8A36C54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07F8B2A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JobPosting</w:t>
      </w:r>
    </w:p>
    <w:p w14:paraId="580A8A05" w14:textId="3C190C5E" w:rsidR="00083057" w:rsidDel="003F6A0C" w:rsidRDefault="00000000">
      <w:pPr>
        <w:spacing w:before="280" w:after="280" w:line="240" w:lineRule="auto"/>
        <w:rPr>
          <w:del w:id="12" w:author="Sunseehray Tirazona" w:date="2026-06-12T15:33:00Z" w16du:dateUtc="2026-06-12T05:33:00Z"/>
        </w:rPr>
      </w:pPr>
      <w:del w:id="13" w:author="Sunseehray Tirazona" w:date="2026-06-12T15:33:00Z" w16du:dateUtc="2026-06-12T05:33:00Z">
        <w:r w:rsidDel="003F6A0C">
          <w:delText>Use the class name as the heading:</w:delText>
        </w:r>
      </w:del>
    </w:p>
    <w:p w14:paraId="275DD1C3" w14:textId="42689CCE" w:rsidR="00083057" w:rsidRDefault="00000000" w:rsidP="003F6A0C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bCs/>
          <w:sz w:val="27"/>
          <w:szCs w:val="27"/>
        </w:rPr>
        <w:pPrChange w:id="14" w:author="Sunseehray Tirazona" w:date="2026-06-12T15:38:00Z" w16du:dateUtc="2026-06-12T05:38:00Z">
          <w:pPr>
            <w:keepNext/>
            <w:widowControl w:val="0"/>
            <w:spacing w:before="240" w:after="80" w:line="240" w:lineRule="auto"/>
          </w:pPr>
        </w:pPrChange>
      </w:pPr>
      <w:del w:id="15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2.5.1 – 2.5.9</w:t>
      </w:r>
      <w:del w:id="16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 xml:space="preserve"> 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17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JobPosting</w:t>
      </w:r>
      <w:del w:id="18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19" w:author="Sunseehray Tirazona" w:date="2026-06-12T15:33:00Z" w16du:dateUtc="2026-06-12T05:33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5544E78D" w14:textId="4C36FEDD" w:rsidR="00083057" w:rsidDel="003F6A0C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del w:id="20" w:author="Sunseehray Tirazona" w:date="2026-06-12T15:33:00Z" w16du:dateUtc="2026-06-12T05:33:00Z"/>
        </w:rPr>
      </w:pPr>
      <w:del w:id="21" w:author="Sunseehray Tirazona" w:date="2026-06-12T15:33:00Z" w16du:dateUtc="2026-06-12T05:33:00Z">
        <w:r w:rsidDel="003F6A0C">
          <w:delText>[Diagram]</w:delText>
        </w:r>
      </w:del>
    </w:p>
    <w:p w14:paraId="4F73F186" w14:textId="77777777" w:rsidR="00083057" w:rsidRDefault="00000000">
      <w:r>
        <w:rPr>
          <w:noProof/>
        </w:rPr>
        <w:drawing>
          <wp:inline distT="114300" distB="114300" distL="114300" distR="114300" wp14:anchorId="345FB34D" wp14:editId="566E4FC3">
            <wp:extent cx="5943600" cy="391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591B3" w14:textId="77777777" w:rsidR="00083057" w:rsidRDefault="00083057"/>
    <w:p w14:paraId="26B348B6" w14:textId="77777777" w:rsidR="00083057" w:rsidRDefault="00083057"/>
    <w:p w14:paraId="46F928F0" w14:textId="77777777" w:rsidR="00083057" w:rsidRDefault="00083057"/>
    <w:p w14:paraId="5FA44937" w14:textId="77777777" w:rsidR="00083057" w:rsidRDefault="00083057"/>
    <w:p w14:paraId="3C99AE81" w14:textId="77777777" w:rsidR="00083057" w:rsidRDefault="00083057"/>
    <w:p w14:paraId="6EC85770" w14:textId="77777777" w:rsidR="00083057" w:rsidRDefault="00083057"/>
    <w:p w14:paraId="16CF55F5" w14:textId="77777777" w:rsidR="00083057" w:rsidRDefault="00083057"/>
    <w:p w14:paraId="2B214BA2" w14:textId="77777777" w:rsidR="00083057" w:rsidRDefault="00083057"/>
    <w:p w14:paraId="375F3F19" w14:textId="77777777" w:rsidR="00083057" w:rsidRDefault="00083057"/>
    <w:p w14:paraId="5C04733A" w14:textId="77777777" w:rsidR="00083057" w:rsidRDefault="00083057"/>
    <w:p w14:paraId="31C56D69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Recommendation</w:t>
      </w:r>
    </w:p>
    <w:p w14:paraId="7E0319DA" w14:textId="31445E1C" w:rsidR="00083057" w:rsidDel="003F6A0C" w:rsidRDefault="00000000">
      <w:pPr>
        <w:spacing w:before="280" w:after="280" w:line="240" w:lineRule="auto"/>
        <w:rPr>
          <w:del w:id="22" w:author="Sunseehray Tirazona" w:date="2026-06-12T15:34:00Z" w16du:dateUtc="2026-06-12T05:34:00Z"/>
        </w:rPr>
      </w:pPr>
      <w:del w:id="23" w:author="Sunseehray Tirazona" w:date="2026-06-12T15:34:00Z" w16du:dateUtc="2026-06-12T05:34:00Z">
        <w:r w:rsidDel="003F6A0C">
          <w:delText>Use the class name as the heading:</w:delText>
        </w:r>
      </w:del>
    </w:p>
    <w:p w14:paraId="5803AFB0" w14:textId="0C116E4D" w:rsidR="00083057" w:rsidRDefault="00000000" w:rsidP="003F6A0C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bCs/>
          <w:sz w:val="27"/>
          <w:szCs w:val="27"/>
        </w:rPr>
        <w:pPrChange w:id="24" w:author="Sunseehray Tirazona" w:date="2026-06-12T15:37:00Z" w16du:dateUtc="2026-06-12T05:37:00Z">
          <w:pPr>
            <w:keepNext/>
            <w:widowControl w:val="0"/>
            <w:spacing w:before="240" w:after="80" w:line="240" w:lineRule="auto"/>
          </w:pPr>
        </w:pPrChange>
      </w:pPr>
      <w:del w:id="25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2.3.7, 3.3.3</w:t>
      </w:r>
      <w:del w:id="26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27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Recommendation</w:t>
      </w:r>
      <w:del w:id="28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29" w:author="Sunseehray Tirazona" w:date="2026-06-12T15:34:00Z" w16du:dateUtc="2026-06-12T05:34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2077D792" w14:textId="6F104B4B" w:rsidR="00083057" w:rsidDel="003F6A0C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del w:id="30" w:author="Sunseehray Tirazona" w:date="2026-06-12T15:34:00Z" w16du:dateUtc="2026-06-12T05:34:00Z"/>
        </w:rPr>
      </w:pPr>
      <w:del w:id="31" w:author="Sunseehray Tirazona" w:date="2026-06-12T15:34:00Z" w16du:dateUtc="2026-06-12T05:34:00Z">
        <w:r w:rsidDel="003F6A0C">
          <w:delText>[Diagram]</w:delText>
        </w:r>
      </w:del>
    </w:p>
    <w:p w14:paraId="3095AD58" w14:textId="7F402625" w:rsidR="00083057" w:rsidRDefault="003F6A0C">
      <w:ins w:id="32" w:author="Sunseehray Tirazona" w:date="2026-06-12T15:36:00Z" w16du:dateUtc="2026-06-12T05:36:00Z"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4384" behindDoc="0" locked="0" layoutInCell="1" allowOverlap="1" wp14:anchorId="4001E5CA" wp14:editId="56834AE1">
                  <wp:simplePos x="0" y="0"/>
                  <wp:positionH relativeFrom="column">
                    <wp:posOffset>3663660</wp:posOffset>
                  </wp:positionH>
                  <wp:positionV relativeFrom="paragraph">
                    <wp:posOffset>480990</wp:posOffset>
                  </wp:positionV>
                  <wp:extent cx="1822680" cy="2692440"/>
                  <wp:effectExtent l="57150" t="57150" r="44450" b="50800"/>
                  <wp:wrapNone/>
                  <wp:docPr id="850036344" name="Ink 13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1">
                        <w14:nvContentPartPr>
                          <w14:cNvContentPartPr/>
                        </w14:nvContentPartPr>
                        <w14:xfrm>
                          <a:off x="0" y="0"/>
                          <a:ext cx="1822680" cy="269244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type w14:anchorId="214CE78B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13" o:spid="_x0000_s1026" type="#_x0000_t75" style="position:absolute;margin-left:287.8pt;margin-top:37.15pt;width:144.9pt;height:21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">
                  <v:imagedata r:id="rId12" o:title=""/>
                </v:shape>
              </w:pict>
            </mc:Fallback>
          </mc:AlternateContent>
        </w:r>
      </w:ins>
      <w:ins w:id="33" w:author="Sunseehray Tirazona" w:date="2026-06-12T15:35:00Z" w16du:dateUtc="2026-06-12T05:35:00Z"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2336" behindDoc="0" locked="0" layoutInCell="1" allowOverlap="1" wp14:anchorId="07D5164F" wp14:editId="39D9F874">
                  <wp:simplePos x="0" y="0"/>
                  <wp:positionH relativeFrom="column">
                    <wp:posOffset>1396380</wp:posOffset>
                  </wp:positionH>
                  <wp:positionV relativeFrom="paragraph">
                    <wp:posOffset>1592310</wp:posOffset>
                  </wp:positionV>
                  <wp:extent cx="1797480" cy="1359000"/>
                  <wp:effectExtent l="57150" t="57150" r="50800" b="50800"/>
                  <wp:wrapNone/>
                  <wp:docPr id="798132766" name="Ink 8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3">
                        <w14:nvContentPartPr>
                          <w14:cNvContentPartPr/>
                        </w14:nvContentPartPr>
                        <w14:xfrm>
                          <a:off x="0" y="0"/>
                          <a:ext cx="1797480" cy="135900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1F58C20A" id="Ink 8" o:spid="_x0000_s1026" type="#_x0000_t75" style="position:absolute;margin-left:109.25pt;margin-top:124.7pt;width:142.95pt;height:10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">
                  <v:imagedata r:id="rId14" o:title=""/>
                </v:shape>
              </w:pict>
            </mc:Fallback>
          </mc:AlternateContent>
        </w:r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0288" behindDoc="0" locked="0" layoutInCell="1" allowOverlap="1" wp14:anchorId="3104FF9E" wp14:editId="7E5DCE67">
                  <wp:simplePos x="0" y="0"/>
                  <wp:positionH relativeFrom="column">
                    <wp:posOffset>2755740</wp:posOffset>
                  </wp:positionH>
                  <wp:positionV relativeFrom="paragraph">
                    <wp:posOffset>239790</wp:posOffset>
                  </wp:positionV>
                  <wp:extent cx="2260800" cy="571680"/>
                  <wp:effectExtent l="57150" t="57150" r="44450" b="57150"/>
                  <wp:wrapNone/>
                  <wp:docPr id="227582220" name="Ink 5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5">
                        <w14:nvContentPartPr>
                          <w14:cNvContentPartPr/>
                        </w14:nvContentPartPr>
                        <w14:xfrm>
                          <a:off x="0" y="0"/>
                          <a:ext cx="2260800" cy="57168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5836D05C" id="Ink 5" o:spid="_x0000_s1026" type="#_x0000_t75" style="position:absolute;margin-left:216.3pt;margin-top:18.2pt;width:179.4pt;height:4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">
                  <v:imagedata r:id="rId16" o:title=""/>
                </v:shape>
              </w:pict>
            </mc:Fallback>
          </mc:AlternateContent>
        </w:r>
      </w:ins>
      <w:commentRangeStart w:id="34"/>
      <w:r w:rsidR="00000000">
        <w:rPr>
          <w:noProof/>
        </w:rPr>
        <w:drawing>
          <wp:inline distT="114300" distB="114300" distL="114300" distR="114300" wp14:anchorId="60F6CDEB" wp14:editId="7746A7A7">
            <wp:extent cx="5943600" cy="342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34"/>
      <w:r>
        <w:rPr>
          <w:rStyle w:val="CommentReference"/>
          <w:sz w:val="24"/>
          <w:szCs w:val="24"/>
        </w:rPr>
        <w:commentReference w:id="34"/>
      </w:r>
    </w:p>
    <w:sectPr w:rsidR="000830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Sunseehray Tirazona" w:date="2026-06-12T15:32:00Z" w:initials="ST">
    <w:p w14:paraId="0A1738E3" w14:textId="77777777" w:rsidR="003F6A0C" w:rsidRDefault="003F6A0C" w:rsidP="003F6A0C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The arrowhead for the Association Line needs to be size 32 from ResumeListingIndex to StudentProfile</w:t>
      </w:r>
    </w:p>
  </w:comment>
  <w:comment w:id="34" w:author="Sunseehray Tirazona" w:date="2026-06-12T15:35:00Z" w:initials="ST">
    <w:p w14:paraId="45DFF39B" w14:textId="77777777" w:rsidR="003F6A0C" w:rsidRDefault="003F6A0C" w:rsidP="003F6A0C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Arrowheads need to be 32 pt. Connectors should be straight, no “curves”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738E3" w15:done="0"/>
  <w15:commentEx w15:paraId="45DFF3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40C3FE" w16cex:dateUtc="2026-06-12T05:32:00Z"/>
  <w16cex:commentExtensible w16cex:durableId="0CC09704" w16cex:dateUtc="2026-06-12T0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738E3" w16cid:durableId="4440C3FE"/>
  <w16cid:commentId w16cid:paraId="45DFF39B" w16cid:durableId="0CC097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F86A3F4-C034-49EA-9086-755BC313F9F7}"/>
    <w:embedBold r:id="rId2" w:fontKey="{EF960755-3329-4616-9A41-C9C504CCF509}"/>
  </w:font>
  <w:font w:name="Play">
    <w:charset w:val="00"/>
    <w:family w:val="auto"/>
    <w:pitch w:val="default"/>
    <w:embedRegular r:id="rId3" w:fontKey="{17309540-AB8D-4811-8741-7D5EFEA0329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8ABF9DC7-2AE9-4785-AAF4-8C8F30256D67}"/>
    <w:embedItalic r:id="rId5" w:fontKey="{8422F95D-A04E-4138-A0E0-4509B8B6C0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21EC712-BE75-409B-9358-3E4220B323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356AE44-E930-4D1E-992D-C3E67EF80161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seehray Tirazona">
    <w15:presenceInfo w15:providerId="Windows Live" w15:userId="04d764712c8ea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057"/>
    <w:rsid w:val="00083057"/>
    <w:rsid w:val="003F6A0C"/>
    <w:rsid w:val="008D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C88F"/>
  <w15:docId w15:val="{00AFBA6A-189F-4F0B-818E-36F296C5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en" w:eastAsia="en-PH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070C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paragraph" w:styleId="Revision">
    <w:name w:val="Revision"/>
    <w:hidden/>
    <w:uiPriority w:val="99"/>
    <w:semiHidden/>
    <w:rsid w:val="003F6A0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F6A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6A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6A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A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A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hyperlink" Target="https://app.diagrams.net/#G1c1MEHFWrfSOWexhouYqk9HA6wB4_u2pl" TargetMode="External"/><Relationship Id="rId9" Type="http://schemas.microsoft.com/office/2018/08/relationships/commentsExtensible" Target="commentsExtensible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6:09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7479 23146,'5063'-7478'0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5:53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24411,'4992'3773'0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5:44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1587 24252,'6279'-1587'0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Sunseehray Tirazona</cp:lastModifiedBy>
  <cp:revision>2</cp:revision>
  <dcterms:created xsi:type="dcterms:W3CDTF">2026-06-12T05:31:00Z</dcterms:created>
  <dcterms:modified xsi:type="dcterms:W3CDTF">2026-06-12T05:38:00Z</dcterms:modified>
</cp:coreProperties>
</file>