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057AE" w14:textId="77777777" w:rsidR="00083057" w:rsidRDefault="00083057">
      <w:hyperlink r:id="rId4" w:anchor="G1c1MEHFWrfSOWexhouYqk9HA6wB4_u2pl">
        <w:r>
          <w:rPr>
            <w:color w:val="1155CC"/>
            <w:u w:val="single"/>
          </w:rPr>
          <w:t>https://app.diagrams.net/#G1c1MEHFWrfSOWexhouYqk9HA6wB4_u2pl#%7B%22pageId%22%3A%22-UYV5KzmVbv8xHgSMJTf%22%7D</w:t>
        </w:r>
      </w:hyperlink>
    </w:p>
    <w:p w14:paraId="4910855A" w14:textId="77777777" w:rsidR="00083057" w:rsidRDefault="00000000">
      <w:pPr>
        <w:keepNext/>
        <w:keepLines/>
        <w:spacing w:before="360"/>
        <w:rPr>
          <w:b/>
          <w:bCs/>
          <w:sz w:val="44"/>
          <w:szCs w:val="44"/>
          <w:u w:val="single"/>
        </w:rPr>
      </w:pPr>
      <w:r>
        <w:rPr>
          <w:b/>
          <w:bCs/>
          <w:sz w:val="44"/>
          <w:szCs w:val="44"/>
          <w:u w:val="single"/>
        </w:rPr>
        <w:t>StudentProfile</w:t>
      </w:r>
    </w:p>
    <w:p w14:paraId="19D8B10E" w14:textId="1114F3C5" w:rsidR="00083057" w:rsidDel="003F6A0C" w:rsidRDefault="00000000">
      <w:pPr>
        <w:spacing w:before="280" w:after="280" w:line="240" w:lineRule="auto"/>
        <w:rPr>
          <w:del w:id="0" w:author="Sunseehray Tirazona" w:date="2026-06-12T15:31:00Z" w16du:dateUtc="2026-06-12T05:31:00Z"/>
        </w:rPr>
      </w:pPr>
      <w:del w:id="1" w:author="Sunseehray Tirazona" w:date="2026-06-12T15:31:00Z" w16du:dateUtc="2026-06-12T05:31:00Z">
        <w:r w:rsidDel="003F6A0C">
          <w:delText>Use the class name as the heading:</w:delText>
        </w:r>
      </w:del>
    </w:p>
    <w:p w14:paraId="290D1405" w14:textId="1F7199CB" w:rsidR="00083057" w:rsidDel="003F6A0C" w:rsidRDefault="00000000">
      <w:pPr>
        <w:keepNext/>
        <w:widowControl w:val="0"/>
        <w:spacing w:before="240" w:after="80" w:line="240" w:lineRule="auto"/>
        <w:outlineLvl w:val="2"/>
        <w:rPr>
          <w:del w:id="2" w:author="Sunseehray Tirazona" w:date="2026-06-12T15:31:00Z" w16du:dateUtc="2026-06-12T05:31:00Z"/>
          <w:rFonts w:ascii="Arial" w:eastAsia="Arial" w:hAnsi="Arial" w:cs="Arial"/>
          <w:b/>
          <w:bCs/>
          <w:sz w:val="27"/>
          <w:szCs w:val="27"/>
        </w:rPr>
        <w:pPrChange w:id="3" w:author="Sunseehray Tirazona" w:date="2026-06-12T15:38:00Z" w16du:dateUtc="2026-06-12T05:38:00Z">
          <w:pPr>
            <w:keepNext/>
            <w:widowControl w:val="0"/>
            <w:spacing w:before="240" w:after="80" w:line="240" w:lineRule="auto"/>
          </w:pPr>
        </w:pPrChange>
      </w:pPr>
      <w:del w:id="4" w:author="Sunseehray Tirazona" w:date="2026-06-12T15:31:00Z" w16du:dateUtc="2026-06-12T05:31:00Z">
        <w:r w:rsidDel="003F6A0C">
          <w:rPr>
            <w:rFonts w:ascii="Arial" w:eastAsia="Arial" w:hAnsi="Arial" w:cs="Arial"/>
            <w:b/>
            <w:bCs/>
            <w:sz w:val="27"/>
            <w:szCs w:val="27"/>
          </w:rPr>
          <w:delText>&lt;</w:delText>
        </w:r>
      </w:del>
      <w:r>
        <w:rPr>
          <w:rFonts w:ascii="Arial" w:eastAsia="Arial" w:hAnsi="Arial" w:cs="Arial"/>
          <w:b/>
          <w:bCs/>
          <w:sz w:val="27"/>
          <w:szCs w:val="27"/>
        </w:rPr>
        <w:t>3.1.1 – 3.1.3.4</w:t>
      </w:r>
      <w:del w:id="5" w:author="Sunseehray Tirazona" w:date="2026-06-12T15:31:00Z" w16du:dateUtc="2026-06-12T05:31:00Z">
        <w:r w:rsidDel="003F6A0C">
          <w:rPr>
            <w:rFonts w:ascii="Arial" w:eastAsia="Arial" w:hAnsi="Arial" w:cs="Arial"/>
            <w:b/>
            <w:bCs/>
            <w:sz w:val="27"/>
            <w:szCs w:val="27"/>
          </w:rPr>
          <w:delText>&gt;</w:delText>
        </w:r>
      </w:del>
      <w:r>
        <w:rPr>
          <w:rFonts w:ascii="Arial" w:eastAsia="Arial" w:hAnsi="Arial" w:cs="Arial"/>
          <w:b/>
          <w:bCs/>
          <w:sz w:val="27"/>
          <w:szCs w:val="27"/>
        </w:rPr>
        <w:t xml:space="preserve">-CD </w:t>
      </w:r>
      <w:del w:id="6" w:author="Sunseehray Tirazona" w:date="2026-06-12T15:31:00Z" w16du:dateUtc="2026-06-12T05:31:00Z">
        <w:r w:rsidDel="003F6A0C">
          <w:rPr>
            <w:rFonts w:ascii="Arial" w:eastAsia="Arial" w:hAnsi="Arial" w:cs="Arial"/>
            <w:b/>
            <w:bCs/>
            <w:sz w:val="27"/>
            <w:szCs w:val="27"/>
          </w:rPr>
          <w:delText>&lt;</w:delText>
        </w:r>
      </w:del>
      <w:r>
        <w:rPr>
          <w:rFonts w:ascii="Arial" w:eastAsia="Arial" w:hAnsi="Arial" w:cs="Arial"/>
          <w:b/>
          <w:bCs/>
          <w:sz w:val="27"/>
          <w:szCs w:val="27"/>
        </w:rPr>
        <w:t>StudentProfile</w:t>
      </w:r>
      <w:del w:id="7" w:author="Sunseehray Tirazona" w:date="2026-06-12T15:31:00Z" w16du:dateUtc="2026-06-12T05:31:00Z">
        <w:r w:rsidDel="003F6A0C">
          <w:rPr>
            <w:rFonts w:ascii="Arial" w:eastAsia="Arial" w:hAnsi="Arial" w:cs="Arial"/>
            <w:b/>
            <w:bCs/>
            <w:sz w:val="27"/>
            <w:szCs w:val="27"/>
          </w:rPr>
          <w:delText>&gt;</w:delText>
        </w:r>
      </w:del>
      <w:r>
        <w:rPr>
          <w:rFonts w:ascii="Arial" w:eastAsia="Arial" w:hAnsi="Arial" w:cs="Arial"/>
          <w:b/>
          <w:bCs/>
          <w:sz w:val="27"/>
          <w:szCs w:val="27"/>
        </w:rPr>
        <w:t xml:space="preserve"> Class Diagram </w:t>
      </w:r>
      <w:del w:id="8" w:author="Sunseehray Tirazona" w:date="2026-06-12T15:31:00Z" w16du:dateUtc="2026-06-12T05:31:00Z">
        <w:r w:rsidDel="003F6A0C">
          <w:rPr>
            <w:rFonts w:ascii="Arial" w:eastAsia="Arial" w:hAnsi="Arial" w:cs="Arial"/>
            <w:color w:val="4EA72E"/>
            <w:sz w:val="16"/>
            <w:szCs w:val="16"/>
          </w:rPr>
          <w:delText>(Arial 13.5 Bold, Outline Level 3 Header, Keep with next)</w:delText>
        </w:r>
      </w:del>
    </w:p>
    <w:p w14:paraId="75C5C48D" w14:textId="6425CF32" w:rsidR="00083057" w:rsidRDefault="00000000">
      <w:pPr>
        <w:keepNext/>
        <w:widowControl w:val="0"/>
        <w:spacing w:before="240" w:after="80" w:line="240" w:lineRule="auto"/>
        <w:pPrChange w:id="9" w:author="Sunseehray Tirazona" w:date="2026-06-12T15:31:00Z" w16du:dateUtc="2026-06-12T05:31:00Z">
          <w:pPr>
            <w:tabs>
              <w:tab w:val="left" w:pos="916"/>
              <w:tab w:val="left" w:pos="1832"/>
              <w:tab w:val="left" w:pos="2748"/>
              <w:tab w:val="left" w:pos="3664"/>
              <w:tab w:val="left" w:pos="4580"/>
              <w:tab w:val="left" w:pos="5496"/>
              <w:tab w:val="left" w:pos="6412"/>
              <w:tab w:val="left" w:pos="7328"/>
              <w:tab w:val="left" w:pos="8244"/>
              <w:tab w:val="left" w:pos="9160"/>
              <w:tab w:val="left" w:pos="10076"/>
              <w:tab w:val="left" w:pos="10992"/>
              <w:tab w:val="left" w:pos="11908"/>
              <w:tab w:val="left" w:pos="12824"/>
              <w:tab w:val="left" w:pos="13740"/>
              <w:tab w:val="left" w:pos="14656"/>
            </w:tabs>
            <w:spacing w:line="240" w:lineRule="auto"/>
          </w:pPr>
        </w:pPrChange>
      </w:pPr>
      <w:del w:id="10" w:author="Sunseehray Tirazona" w:date="2026-06-12T15:31:00Z" w16du:dateUtc="2026-06-12T05:31:00Z">
        <w:r w:rsidDel="003F6A0C">
          <w:delText>[Diagram]</w:delText>
        </w:r>
      </w:del>
    </w:p>
    <w:p w14:paraId="3F125307" w14:textId="77777777" w:rsidR="00083057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</w:pPr>
      <w:commentRangeStart w:id="11"/>
      <w:r>
        <w:rPr>
          <w:noProof/>
        </w:rPr>
        <w:drawing>
          <wp:inline distT="114300" distB="114300" distL="114300" distR="114300" wp14:anchorId="7927D05F" wp14:editId="0771D0B0">
            <wp:extent cx="5943600" cy="27940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commentRangeEnd w:id="11"/>
      <w:r w:rsidR="003F6A0C">
        <w:rPr>
          <w:rStyle w:val="CommentReference"/>
          <w:sz w:val="24"/>
          <w:szCs w:val="24"/>
        </w:rPr>
        <w:commentReference w:id="11"/>
      </w:r>
    </w:p>
    <w:p w14:paraId="3D080C7C" w14:textId="77777777" w:rsidR="00083057" w:rsidRDefault="00083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</w:pPr>
    </w:p>
    <w:p w14:paraId="78D3BBD2" w14:textId="77777777" w:rsidR="00083057" w:rsidRDefault="00083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</w:pPr>
    </w:p>
    <w:p w14:paraId="6DD97221" w14:textId="77777777" w:rsidR="00083057" w:rsidRDefault="00083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</w:pPr>
    </w:p>
    <w:p w14:paraId="49FC4C28" w14:textId="77777777" w:rsidR="00083057" w:rsidRDefault="00083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</w:pPr>
    </w:p>
    <w:p w14:paraId="6F027139" w14:textId="77777777" w:rsidR="00083057" w:rsidRDefault="00083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</w:pPr>
    </w:p>
    <w:p w14:paraId="4BBE779D" w14:textId="77777777" w:rsidR="00083057" w:rsidRDefault="00083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</w:pPr>
    </w:p>
    <w:p w14:paraId="64FFAF0E" w14:textId="77777777" w:rsidR="00083057" w:rsidRDefault="00083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</w:pPr>
    </w:p>
    <w:p w14:paraId="3FEB90F1" w14:textId="77777777" w:rsidR="00083057" w:rsidRDefault="00083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</w:pPr>
    </w:p>
    <w:p w14:paraId="4B2433C2" w14:textId="77777777" w:rsidR="00083057" w:rsidRDefault="00083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</w:pPr>
    </w:p>
    <w:p w14:paraId="46E27AE2" w14:textId="77777777" w:rsidR="00083057" w:rsidRDefault="00083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</w:pPr>
    </w:p>
    <w:p w14:paraId="79910F08" w14:textId="77777777" w:rsidR="00083057" w:rsidRDefault="00083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</w:pPr>
    </w:p>
    <w:p w14:paraId="4CFAAB6E" w14:textId="77777777" w:rsidR="00083057" w:rsidRDefault="00083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</w:pPr>
    </w:p>
    <w:p w14:paraId="478F68D0" w14:textId="77777777" w:rsidR="00083057" w:rsidRDefault="00083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</w:pPr>
    </w:p>
    <w:p w14:paraId="63B4C2D6" w14:textId="77777777" w:rsidR="00083057" w:rsidRDefault="00083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</w:pPr>
    </w:p>
    <w:p w14:paraId="28A36C54" w14:textId="77777777" w:rsidR="00083057" w:rsidRDefault="00083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</w:pPr>
    </w:p>
    <w:p w14:paraId="207F8B2A" w14:textId="77777777" w:rsidR="00083057" w:rsidRDefault="00000000">
      <w:pPr>
        <w:keepNext/>
        <w:keepLines/>
        <w:spacing w:before="360"/>
        <w:rPr>
          <w:b/>
          <w:bCs/>
          <w:sz w:val="44"/>
          <w:szCs w:val="44"/>
          <w:u w:val="single"/>
        </w:rPr>
      </w:pPr>
      <w:r>
        <w:rPr>
          <w:b/>
          <w:bCs/>
          <w:sz w:val="44"/>
          <w:szCs w:val="44"/>
          <w:u w:val="single"/>
        </w:rPr>
        <w:lastRenderedPageBreak/>
        <w:t>JobPosting</w:t>
      </w:r>
    </w:p>
    <w:p w14:paraId="580A8A05" w14:textId="3C190C5E" w:rsidR="00083057" w:rsidDel="003F6A0C" w:rsidRDefault="00000000">
      <w:pPr>
        <w:spacing w:before="280" w:after="280" w:line="240" w:lineRule="auto"/>
        <w:rPr>
          <w:del w:id="12" w:author="Sunseehray Tirazona" w:date="2026-06-12T15:33:00Z" w16du:dateUtc="2026-06-12T05:33:00Z"/>
        </w:rPr>
      </w:pPr>
      <w:del w:id="13" w:author="Sunseehray Tirazona" w:date="2026-06-12T15:33:00Z" w16du:dateUtc="2026-06-12T05:33:00Z">
        <w:r w:rsidDel="003F6A0C">
          <w:delText>Use the class name as the heading:</w:delText>
        </w:r>
      </w:del>
    </w:p>
    <w:p w14:paraId="275DD1C3" w14:textId="42689CCE" w:rsidR="00083057" w:rsidRDefault="00000000">
      <w:pPr>
        <w:keepNext/>
        <w:widowControl w:val="0"/>
        <w:spacing w:before="240" w:after="80" w:line="240" w:lineRule="auto"/>
        <w:outlineLvl w:val="2"/>
        <w:rPr>
          <w:rFonts w:ascii="Arial" w:eastAsia="Arial" w:hAnsi="Arial" w:cs="Arial"/>
          <w:b/>
          <w:bCs/>
          <w:sz w:val="27"/>
          <w:szCs w:val="27"/>
        </w:rPr>
        <w:pPrChange w:id="14" w:author="Sunseehray Tirazona" w:date="2026-06-12T15:38:00Z" w16du:dateUtc="2026-06-12T05:38:00Z">
          <w:pPr>
            <w:keepNext/>
            <w:widowControl w:val="0"/>
            <w:spacing w:before="240" w:after="80" w:line="240" w:lineRule="auto"/>
          </w:pPr>
        </w:pPrChange>
      </w:pPr>
      <w:del w:id="15" w:author="Sunseehray Tirazona" w:date="2026-06-12T15:33:00Z" w16du:dateUtc="2026-06-12T05:33:00Z">
        <w:r w:rsidDel="003F6A0C">
          <w:rPr>
            <w:rFonts w:ascii="Arial" w:eastAsia="Arial" w:hAnsi="Arial" w:cs="Arial"/>
            <w:b/>
            <w:bCs/>
            <w:sz w:val="27"/>
            <w:szCs w:val="27"/>
          </w:rPr>
          <w:delText>&lt;</w:delText>
        </w:r>
      </w:del>
      <w:r>
        <w:rPr>
          <w:rFonts w:ascii="Arial" w:eastAsia="Arial" w:hAnsi="Arial" w:cs="Arial"/>
          <w:b/>
          <w:bCs/>
          <w:sz w:val="27"/>
          <w:szCs w:val="27"/>
        </w:rPr>
        <w:t>2.5.1 – 2.5.9</w:t>
      </w:r>
      <w:del w:id="16" w:author="Sunseehray Tirazona" w:date="2026-06-12T15:33:00Z" w16du:dateUtc="2026-06-12T05:33:00Z">
        <w:r w:rsidDel="003F6A0C">
          <w:rPr>
            <w:rFonts w:ascii="Arial" w:eastAsia="Arial" w:hAnsi="Arial" w:cs="Arial"/>
            <w:b/>
            <w:bCs/>
            <w:sz w:val="27"/>
            <w:szCs w:val="27"/>
          </w:rPr>
          <w:delText xml:space="preserve"> &gt;</w:delText>
        </w:r>
      </w:del>
      <w:r>
        <w:rPr>
          <w:rFonts w:ascii="Arial" w:eastAsia="Arial" w:hAnsi="Arial" w:cs="Arial"/>
          <w:b/>
          <w:bCs/>
          <w:sz w:val="27"/>
          <w:szCs w:val="27"/>
        </w:rPr>
        <w:t xml:space="preserve">-CD </w:t>
      </w:r>
      <w:del w:id="17" w:author="Sunseehray Tirazona" w:date="2026-06-12T15:33:00Z" w16du:dateUtc="2026-06-12T05:33:00Z">
        <w:r w:rsidDel="003F6A0C">
          <w:rPr>
            <w:rFonts w:ascii="Arial" w:eastAsia="Arial" w:hAnsi="Arial" w:cs="Arial"/>
            <w:b/>
            <w:bCs/>
            <w:sz w:val="27"/>
            <w:szCs w:val="27"/>
          </w:rPr>
          <w:delText>&lt;</w:delText>
        </w:r>
      </w:del>
      <w:r>
        <w:rPr>
          <w:rFonts w:ascii="Arial" w:eastAsia="Arial" w:hAnsi="Arial" w:cs="Arial"/>
          <w:b/>
          <w:bCs/>
          <w:sz w:val="27"/>
          <w:szCs w:val="27"/>
        </w:rPr>
        <w:t>JobPosting</w:t>
      </w:r>
      <w:del w:id="18" w:author="Sunseehray Tirazona" w:date="2026-06-12T15:33:00Z" w16du:dateUtc="2026-06-12T05:33:00Z">
        <w:r w:rsidDel="003F6A0C">
          <w:rPr>
            <w:rFonts w:ascii="Arial" w:eastAsia="Arial" w:hAnsi="Arial" w:cs="Arial"/>
            <w:b/>
            <w:bCs/>
            <w:sz w:val="27"/>
            <w:szCs w:val="27"/>
          </w:rPr>
          <w:delText>&gt;</w:delText>
        </w:r>
      </w:del>
      <w:r>
        <w:rPr>
          <w:rFonts w:ascii="Arial" w:eastAsia="Arial" w:hAnsi="Arial" w:cs="Arial"/>
          <w:b/>
          <w:bCs/>
          <w:sz w:val="27"/>
          <w:szCs w:val="27"/>
        </w:rPr>
        <w:t xml:space="preserve"> Class Diagram </w:t>
      </w:r>
      <w:del w:id="19" w:author="Sunseehray Tirazona" w:date="2026-06-12T15:33:00Z" w16du:dateUtc="2026-06-12T05:33:00Z">
        <w:r w:rsidDel="003F6A0C">
          <w:rPr>
            <w:rFonts w:ascii="Arial" w:eastAsia="Arial" w:hAnsi="Arial" w:cs="Arial"/>
            <w:color w:val="4EA72E"/>
            <w:sz w:val="16"/>
            <w:szCs w:val="16"/>
          </w:rPr>
          <w:delText>(Arial 13.5 Bold, Outline Level 3 Header, Keep with next)</w:delText>
        </w:r>
      </w:del>
    </w:p>
    <w:p w14:paraId="5544E78D" w14:textId="4C36FEDD" w:rsidR="00083057" w:rsidDel="003F6A0C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del w:id="20" w:author="Sunseehray Tirazona" w:date="2026-06-12T15:33:00Z" w16du:dateUtc="2026-06-12T05:33:00Z"/>
        </w:rPr>
      </w:pPr>
      <w:del w:id="21" w:author="Sunseehray Tirazona" w:date="2026-06-12T15:33:00Z" w16du:dateUtc="2026-06-12T05:33:00Z">
        <w:r w:rsidDel="003F6A0C">
          <w:delText>[Diagram]</w:delText>
        </w:r>
      </w:del>
    </w:p>
    <w:p w14:paraId="4F73F186" w14:textId="77777777" w:rsidR="00083057" w:rsidRDefault="00000000">
      <w:r>
        <w:rPr>
          <w:noProof/>
        </w:rPr>
        <w:drawing>
          <wp:inline distT="114300" distB="114300" distL="114300" distR="114300" wp14:anchorId="345FB34D" wp14:editId="566E4FC3">
            <wp:extent cx="5943600" cy="39116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0591B3" w14:textId="77777777" w:rsidR="00083057" w:rsidRDefault="00083057"/>
    <w:p w14:paraId="26B348B6" w14:textId="77777777" w:rsidR="00083057" w:rsidRDefault="00083057"/>
    <w:p w14:paraId="46F928F0" w14:textId="77777777" w:rsidR="00083057" w:rsidRDefault="00083057"/>
    <w:p w14:paraId="5FA44937" w14:textId="77777777" w:rsidR="00083057" w:rsidRDefault="00083057"/>
    <w:p w14:paraId="3C99AE81" w14:textId="77777777" w:rsidR="00083057" w:rsidRDefault="00083057"/>
    <w:p w14:paraId="6EC85770" w14:textId="77777777" w:rsidR="00083057" w:rsidRDefault="00083057"/>
    <w:p w14:paraId="16CF55F5" w14:textId="77777777" w:rsidR="00083057" w:rsidRDefault="00083057"/>
    <w:p w14:paraId="2B214BA2" w14:textId="77777777" w:rsidR="00083057" w:rsidRDefault="00083057"/>
    <w:p w14:paraId="375F3F19" w14:textId="77777777" w:rsidR="00083057" w:rsidRDefault="00083057"/>
    <w:p w14:paraId="5C04733A" w14:textId="77777777" w:rsidR="00083057" w:rsidRDefault="00083057"/>
    <w:p w14:paraId="31C56D69" w14:textId="77777777" w:rsidR="00083057" w:rsidRDefault="00000000">
      <w:pPr>
        <w:keepNext/>
        <w:keepLines/>
        <w:spacing w:before="360"/>
        <w:rPr>
          <w:b/>
          <w:bCs/>
          <w:sz w:val="44"/>
          <w:szCs w:val="44"/>
          <w:u w:val="single"/>
        </w:rPr>
      </w:pPr>
      <w:r>
        <w:rPr>
          <w:b/>
          <w:bCs/>
          <w:sz w:val="44"/>
          <w:szCs w:val="44"/>
          <w:u w:val="single"/>
        </w:rPr>
        <w:lastRenderedPageBreak/>
        <w:t>Recommendation</w:t>
      </w:r>
    </w:p>
    <w:p w14:paraId="7E0319DA" w14:textId="31445E1C" w:rsidR="00083057" w:rsidDel="003F6A0C" w:rsidRDefault="00000000">
      <w:pPr>
        <w:spacing w:before="280" w:after="280" w:line="240" w:lineRule="auto"/>
        <w:rPr>
          <w:del w:id="22" w:author="Sunseehray Tirazona" w:date="2026-06-12T15:34:00Z" w16du:dateUtc="2026-06-12T05:34:00Z"/>
        </w:rPr>
      </w:pPr>
      <w:del w:id="23" w:author="Sunseehray Tirazona" w:date="2026-06-12T15:34:00Z" w16du:dateUtc="2026-06-12T05:34:00Z">
        <w:r w:rsidDel="003F6A0C">
          <w:delText>Use the class name as the heading:</w:delText>
        </w:r>
      </w:del>
    </w:p>
    <w:p w14:paraId="5803AFB0" w14:textId="0C116E4D" w:rsidR="00083057" w:rsidRDefault="00000000">
      <w:pPr>
        <w:keepNext/>
        <w:widowControl w:val="0"/>
        <w:spacing w:before="240" w:after="80" w:line="240" w:lineRule="auto"/>
        <w:outlineLvl w:val="2"/>
        <w:rPr>
          <w:rFonts w:ascii="Arial" w:eastAsia="Arial" w:hAnsi="Arial" w:cs="Arial"/>
          <w:b/>
          <w:bCs/>
          <w:sz w:val="27"/>
          <w:szCs w:val="27"/>
        </w:rPr>
        <w:pPrChange w:id="24" w:author="Sunseehray Tirazona" w:date="2026-06-12T15:37:00Z" w16du:dateUtc="2026-06-12T05:37:00Z">
          <w:pPr>
            <w:keepNext/>
            <w:widowControl w:val="0"/>
            <w:spacing w:before="240" w:after="80" w:line="240" w:lineRule="auto"/>
          </w:pPr>
        </w:pPrChange>
      </w:pPr>
      <w:del w:id="25" w:author="Sunseehray Tirazona" w:date="2026-06-12T15:34:00Z" w16du:dateUtc="2026-06-12T05:34:00Z">
        <w:r w:rsidDel="003F6A0C">
          <w:rPr>
            <w:rFonts w:ascii="Arial" w:eastAsia="Arial" w:hAnsi="Arial" w:cs="Arial"/>
            <w:b/>
            <w:bCs/>
            <w:sz w:val="27"/>
            <w:szCs w:val="27"/>
          </w:rPr>
          <w:delText>&lt;</w:delText>
        </w:r>
      </w:del>
      <w:r>
        <w:rPr>
          <w:rFonts w:ascii="Arial" w:eastAsia="Arial" w:hAnsi="Arial" w:cs="Arial"/>
          <w:b/>
          <w:bCs/>
          <w:sz w:val="27"/>
          <w:szCs w:val="27"/>
        </w:rPr>
        <w:t>2.3.7, 3.3.3</w:t>
      </w:r>
      <w:del w:id="26" w:author="Sunseehray Tirazona" w:date="2026-06-12T15:34:00Z" w16du:dateUtc="2026-06-12T05:34:00Z">
        <w:r w:rsidDel="003F6A0C">
          <w:rPr>
            <w:rFonts w:ascii="Arial" w:eastAsia="Arial" w:hAnsi="Arial" w:cs="Arial"/>
            <w:b/>
            <w:bCs/>
            <w:sz w:val="27"/>
            <w:szCs w:val="27"/>
          </w:rPr>
          <w:delText>&gt;</w:delText>
        </w:r>
      </w:del>
      <w:r>
        <w:rPr>
          <w:rFonts w:ascii="Arial" w:eastAsia="Arial" w:hAnsi="Arial" w:cs="Arial"/>
          <w:b/>
          <w:bCs/>
          <w:sz w:val="27"/>
          <w:szCs w:val="27"/>
        </w:rPr>
        <w:t xml:space="preserve">-CD </w:t>
      </w:r>
      <w:del w:id="27" w:author="Sunseehray Tirazona" w:date="2026-06-12T15:34:00Z" w16du:dateUtc="2026-06-12T05:34:00Z">
        <w:r w:rsidDel="003F6A0C">
          <w:rPr>
            <w:rFonts w:ascii="Arial" w:eastAsia="Arial" w:hAnsi="Arial" w:cs="Arial"/>
            <w:b/>
            <w:bCs/>
            <w:sz w:val="27"/>
            <w:szCs w:val="27"/>
          </w:rPr>
          <w:delText>&lt;</w:delText>
        </w:r>
      </w:del>
      <w:r>
        <w:rPr>
          <w:rFonts w:ascii="Arial" w:eastAsia="Arial" w:hAnsi="Arial" w:cs="Arial"/>
          <w:b/>
          <w:bCs/>
          <w:sz w:val="27"/>
          <w:szCs w:val="27"/>
        </w:rPr>
        <w:t>Recommendation</w:t>
      </w:r>
      <w:del w:id="28" w:author="Sunseehray Tirazona" w:date="2026-06-12T15:34:00Z" w16du:dateUtc="2026-06-12T05:34:00Z">
        <w:r w:rsidDel="003F6A0C">
          <w:rPr>
            <w:rFonts w:ascii="Arial" w:eastAsia="Arial" w:hAnsi="Arial" w:cs="Arial"/>
            <w:b/>
            <w:bCs/>
            <w:sz w:val="27"/>
            <w:szCs w:val="27"/>
          </w:rPr>
          <w:delText>&gt;</w:delText>
        </w:r>
      </w:del>
      <w:r>
        <w:rPr>
          <w:rFonts w:ascii="Arial" w:eastAsia="Arial" w:hAnsi="Arial" w:cs="Arial"/>
          <w:b/>
          <w:bCs/>
          <w:sz w:val="27"/>
          <w:szCs w:val="27"/>
        </w:rPr>
        <w:t xml:space="preserve"> Class Diagram </w:t>
      </w:r>
      <w:del w:id="29" w:author="Sunseehray Tirazona" w:date="2026-06-12T15:34:00Z" w16du:dateUtc="2026-06-12T05:34:00Z">
        <w:r w:rsidDel="003F6A0C">
          <w:rPr>
            <w:rFonts w:ascii="Arial" w:eastAsia="Arial" w:hAnsi="Arial" w:cs="Arial"/>
            <w:color w:val="4EA72E"/>
            <w:sz w:val="16"/>
            <w:szCs w:val="16"/>
          </w:rPr>
          <w:delText>(Arial 13.5 Bold, Outline Level 3 Header, Keep with next)</w:delText>
        </w:r>
      </w:del>
    </w:p>
    <w:p w14:paraId="2077D792" w14:textId="6F104B4B" w:rsidR="00083057" w:rsidDel="003F6A0C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del w:id="30" w:author="Sunseehray Tirazona" w:date="2026-06-12T15:34:00Z" w16du:dateUtc="2026-06-12T05:34:00Z"/>
        </w:rPr>
      </w:pPr>
      <w:del w:id="31" w:author="Sunseehray Tirazona" w:date="2026-06-12T15:34:00Z" w16du:dateUtc="2026-06-12T05:34:00Z">
        <w:r w:rsidDel="003F6A0C">
          <w:delText>[Diagram]</w:delText>
        </w:r>
      </w:del>
    </w:p>
    <w:p w14:paraId="3095AD58" w14:textId="7F402625" w:rsidR="00083057" w:rsidRDefault="003F6A0C">
      <w:ins w:id="32" w:author="Sunseehray Tirazona" w:date="2026-06-12T15:36:00Z" w16du:dateUtc="2026-06-12T05:36:00Z">
        <w:r>
          <w:rPr>
            <w:noProof/>
          </w:rPr>
          <mc:AlternateContent>
            <mc:Choice Requires="wpi">
              <w:drawing>
                <wp:anchor distT="0" distB="0" distL="114300" distR="114300" simplePos="0" relativeHeight="251664384" behindDoc="0" locked="0" layoutInCell="1" allowOverlap="1" wp14:anchorId="4001E5CA" wp14:editId="56834AE1">
                  <wp:simplePos x="0" y="0"/>
                  <wp:positionH relativeFrom="column">
                    <wp:posOffset>3663660</wp:posOffset>
                  </wp:positionH>
                  <wp:positionV relativeFrom="paragraph">
                    <wp:posOffset>480990</wp:posOffset>
                  </wp:positionV>
                  <wp:extent cx="1822680" cy="2692440"/>
                  <wp:effectExtent l="57150" t="57150" r="44450" b="50800"/>
                  <wp:wrapNone/>
                  <wp:docPr id="850036344" name="Ink 13"/>
                  <wp:cNvGraphicFramePr/>
                  <a:graphic xmlns:a="http://schemas.openxmlformats.org/drawingml/2006/main">
                    <a:graphicData uri="http://schemas.microsoft.com/office/word/2010/wordprocessingInk">
                      <w14:contentPart bwMode="auto" r:id="rId11">
                        <w14:nvContentPartPr>
                          <w14:cNvContentPartPr/>
                        </w14:nvContentPartPr>
                        <w14:xfrm>
                          <a:off x="0" y="0"/>
                          <a:ext cx="1822680" cy="2692440"/>
                        </w14:xfrm>
                      </w14:contentPart>
                    </a:graphicData>
                  </a:graphic>
                </wp:anchor>
              </w:drawing>
            </mc:Choice>
            <mc:Fallback>
              <w:pict>
                <v:shapetype w14:anchorId="214CE78B"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nk 13" o:spid="_x0000_s1026" type="#_x0000_t75" style="position:absolute;margin-left:287.8pt;margin-top:37.15pt;width:144.9pt;height:213.4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">
                  <v:imagedata r:id="rId12" o:title=""/>
                </v:shape>
              </w:pict>
            </mc:Fallback>
          </mc:AlternateContent>
        </w:r>
      </w:ins>
      <w:ins w:id="33" w:author="Sunseehray Tirazona" w:date="2026-06-12T15:35:00Z" w16du:dateUtc="2026-06-12T05:35:00Z">
        <w:r>
          <w:rPr>
            <w:noProof/>
          </w:rPr>
          <mc:AlternateContent>
            <mc:Choice Requires="wpi">
              <w:drawing>
                <wp:anchor distT="0" distB="0" distL="114300" distR="114300" simplePos="0" relativeHeight="251662336" behindDoc="0" locked="0" layoutInCell="1" allowOverlap="1" wp14:anchorId="07D5164F" wp14:editId="39D9F874">
                  <wp:simplePos x="0" y="0"/>
                  <wp:positionH relativeFrom="column">
                    <wp:posOffset>1396380</wp:posOffset>
                  </wp:positionH>
                  <wp:positionV relativeFrom="paragraph">
                    <wp:posOffset>1592310</wp:posOffset>
                  </wp:positionV>
                  <wp:extent cx="1797480" cy="1359000"/>
                  <wp:effectExtent l="57150" t="57150" r="50800" b="50800"/>
                  <wp:wrapNone/>
                  <wp:docPr id="798132766" name="Ink 8"/>
                  <wp:cNvGraphicFramePr/>
                  <a:graphic xmlns:a="http://schemas.openxmlformats.org/drawingml/2006/main">
                    <a:graphicData uri="http://schemas.microsoft.com/office/word/2010/wordprocessingInk">
                      <w14:contentPart bwMode="auto" r:id="rId13">
                        <w14:nvContentPartPr>
                          <w14:cNvContentPartPr/>
                        </w14:nvContentPartPr>
                        <w14:xfrm>
                          <a:off x="0" y="0"/>
                          <a:ext cx="1797480" cy="1359000"/>
                        </w14:xfrm>
                      </w14:contentPart>
                    </a:graphicData>
                  </a:graphic>
                </wp:anchor>
              </w:drawing>
            </mc:Choice>
            <mc:Fallback>
              <w:pict>
                <v:shape w14:anchorId="1F58C20A" id="Ink 8" o:spid="_x0000_s1026" type="#_x0000_t75" style="position:absolute;margin-left:109.25pt;margin-top:124.7pt;width:142.95pt;height:108.4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">
                  <v:imagedata r:id="rId14" o:title=""/>
                </v:shape>
              </w:pict>
            </mc:Fallback>
          </mc:AlternateContent>
        </w:r>
        <w:r>
          <w:rPr>
            <w:noProof/>
          </w:rPr>
          <mc:AlternateContent>
            <mc:Choice Requires="wpi">
              <w:drawing>
                <wp:anchor distT="0" distB="0" distL="114300" distR="114300" simplePos="0" relativeHeight="251660288" behindDoc="0" locked="0" layoutInCell="1" allowOverlap="1" wp14:anchorId="3104FF9E" wp14:editId="7E5DCE67">
                  <wp:simplePos x="0" y="0"/>
                  <wp:positionH relativeFrom="column">
                    <wp:posOffset>2755740</wp:posOffset>
                  </wp:positionH>
                  <wp:positionV relativeFrom="paragraph">
                    <wp:posOffset>239790</wp:posOffset>
                  </wp:positionV>
                  <wp:extent cx="2260800" cy="571680"/>
                  <wp:effectExtent l="57150" t="57150" r="44450" b="57150"/>
                  <wp:wrapNone/>
                  <wp:docPr id="227582220" name="Ink 5"/>
                  <wp:cNvGraphicFramePr/>
                  <a:graphic xmlns:a="http://schemas.openxmlformats.org/drawingml/2006/main">
                    <a:graphicData uri="http://schemas.microsoft.com/office/word/2010/wordprocessingInk">
                      <w14:contentPart bwMode="auto" r:id="rId15">
                        <w14:nvContentPartPr>
                          <w14:cNvContentPartPr/>
                        </w14:nvContentPartPr>
                        <w14:xfrm>
                          <a:off x="0" y="0"/>
                          <a:ext cx="2260800" cy="571680"/>
                        </w14:xfrm>
                      </w14:contentPart>
                    </a:graphicData>
                  </a:graphic>
                </wp:anchor>
              </w:drawing>
            </mc:Choice>
            <mc:Fallback>
              <w:pict>
                <v:shape w14:anchorId="5836D05C" id="Ink 5" o:spid="_x0000_s1026" type="#_x0000_t75" style="position:absolute;margin-left:216.3pt;margin-top:18.2pt;width:179.4pt;height:46.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">
                  <v:imagedata r:id="rId16" o:title=""/>
                </v:shape>
              </w:pict>
            </mc:Fallback>
          </mc:AlternateContent>
        </w:r>
      </w:ins>
      <w:commentRangeStart w:id="34"/>
      <w:r>
        <w:rPr>
          <w:noProof/>
        </w:rPr>
        <w:drawing>
          <wp:inline distT="114300" distB="114300" distL="114300" distR="114300" wp14:anchorId="60F6CDEB" wp14:editId="7746A7A7">
            <wp:extent cx="5943600" cy="34290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commentRangeEnd w:id="34"/>
      <w:r>
        <w:rPr>
          <w:rStyle w:val="CommentReference"/>
          <w:sz w:val="24"/>
          <w:szCs w:val="24"/>
        </w:rPr>
        <w:commentReference w:id="34"/>
      </w:r>
    </w:p>
    <w:sectPr w:rsidR="0008305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1" w:author="Sunseehray Tirazona" w:date="2026-06-12T15:32:00Z" w:initials="ST">
    <w:p w14:paraId="0A1738E3" w14:textId="77777777" w:rsidR="003F6A0C" w:rsidRDefault="003F6A0C" w:rsidP="003F6A0C">
      <w:pPr>
        <w:pStyle w:val="CommentText"/>
      </w:pPr>
      <w:r>
        <w:rPr>
          <w:rStyle w:val="CommentReference"/>
        </w:rPr>
        <w:annotationRef/>
      </w:r>
      <w:r>
        <w:rPr>
          <w:lang w:val="en-PH"/>
        </w:rPr>
        <w:t>The arrowhead for the Association Line needs to be size 32 from ResumeListingIndex to StudentProfile</w:t>
      </w:r>
    </w:p>
  </w:comment>
  <w:comment w:id="34" w:author="Sunseehray Tirazona" w:date="2026-06-12T15:35:00Z" w:initials="ST">
    <w:p w14:paraId="45DFF39B" w14:textId="77777777" w:rsidR="003F6A0C" w:rsidRDefault="003F6A0C" w:rsidP="003F6A0C">
      <w:pPr>
        <w:pStyle w:val="CommentText"/>
      </w:pPr>
      <w:r>
        <w:rPr>
          <w:rStyle w:val="CommentReference"/>
        </w:rPr>
        <w:annotationRef/>
      </w:r>
      <w:r>
        <w:rPr>
          <w:lang w:val="en-PH"/>
        </w:rPr>
        <w:t>Arrowheads need to be 32 pt. Connectors should be straight, no “curves”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A1738E3" w15:done="0"/>
  <w15:commentEx w15:paraId="45DFF39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440C3FE" w16cex:dateUtc="2026-06-12T05:32:00Z"/>
  <w16cex:commentExtensible w16cex:durableId="0CC09704" w16cex:dateUtc="2026-06-12T05:3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A1738E3" w16cid:durableId="4440C3FE"/>
  <w16cid:commentId w16cid:paraId="45DFF39B" w16cid:durableId="0CC09704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B237AF00-49FC-48D3-B418-460D9E1DBDFD}"/>
    <w:embedBold r:id="rId2" w:fontKey="{A3096312-8ABF-4500-9C0F-B4CA118DCFD9}"/>
  </w:font>
  <w:font w:name="Play">
    <w:charset w:val="00"/>
    <w:family w:val="auto"/>
    <w:pitch w:val="default"/>
    <w:embedRegular r:id="rId3" w:fontKey="{52B431BA-B8E0-4B24-8183-A39E56EACDD2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4" w:fontKey="{63D378EC-AB71-47A6-AFE3-9368944CC391}"/>
    <w:embedItalic r:id="rId5" w:fontKey="{94A73384-9951-40AC-8B59-4F227B51024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31EE9234-7C78-44A2-83E1-B67647B2F70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C0DC6F06-FB0A-451C-9D4D-DCB09AD8E9D4}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unseehray Tirazona">
    <w15:presenceInfo w15:providerId="Windows Live" w15:userId="04d764712c8ea50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3057"/>
    <w:rsid w:val="00083057"/>
    <w:rsid w:val="003F6A0C"/>
    <w:rsid w:val="005736CB"/>
    <w:rsid w:val="008D37E4"/>
    <w:rsid w:val="00A71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AC88F"/>
  <w15:docId w15:val="{00AFBA6A-189F-4F0B-818E-36F296C59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boto" w:eastAsia="Roboto" w:hAnsi="Roboto" w:cs="Roboto"/>
        <w:sz w:val="24"/>
        <w:szCs w:val="24"/>
        <w:lang w:val="en" w:eastAsia="en-PH" w:bidi="ar-SA"/>
      </w:rPr>
    </w:rPrDefault>
    <w:pPrDefault>
      <w:pPr>
        <w:spacing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070C0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ascii="Aptos" w:eastAsia="Aptos" w:hAnsi="Aptos" w:cs="Aptos"/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ascii="Aptos" w:eastAsia="Aptos" w:hAnsi="Aptos" w:cs="Aptos"/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/>
      <w:outlineLvl w:val="5"/>
    </w:pPr>
    <w:rPr>
      <w:rFonts w:ascii="Aptos" w:eastAsia="Aptos" w:hAnsi="Aptos" w:cs="Aptos"/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spacing w:after="160"/>
    </w:pPr>
    <w:rPr>
      <w:rFonts w:ascii="Aptos" w:eastAsia="Aptos" w:hAnsi="Aptos" w:cs="Aptos"/>
      <w:color w:val="595959"/>
      <w:sz w:val="28"/>
      <w:szCs w:val="28"/>
    </w:rPr>
  </w:style>
  <w:style w:type="paragraph" w:styleId="Revision">
    <w:name w:val="Revision"/>
    <w:hidden/>
    <w:uiPriority w:val="99"/>
    <w:semiHidden/>
    <w:rsid w:val="003F6A0C"/>
    <w:pPr>
      <w:spacing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3F6A0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F6A0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F6A0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F6A0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F6A0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13" Type="http://schemas.openxmlformats.org/officeDocument/2006/relationships/customXml" Target="ink/ink2.xm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12" Type="http://schemas.openxmlformats.org/officeDocument/2006/relationships/image" Target="media/image3.png"/><Relationship Id="rId17" Type="http://schemas.openxmlformats.org/officeDocument/2006/relationships/image" Target="media/image6.png"/><Relationship Id="rId2" Type="http://schemas.openxmlformats.org/officeDocument/2006/relationships/settings" Target="settings.xml"/><Relationship Id="rId16" Type="http://schemas.openxmlformats.org/officeDocument/2006/relationships/image" Target="media/image5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customXml" Target="ink/ink1.xml"/><Relationship Id="rId5" Type="http://schemas.openxmlformats.org/officeDocument/2006/relationships/image" Target="media/image1.png"/><Relationship Id="rId15" Type="http://schemas.openxmlformats.org/officeDocument/2006/relationships/customXml" Target="ink/ink3.xml"/><Relationship Id="rId10" Type="http://schemas.openxmlformats.org/officeDocument/2006/relationships/image" Target="media/image2.png"/><Relationship Id="rId19" Type="http://schemas.microsoft.com/office/2011/relationships/people" Target="people.xml"/><Relationship Id="rId4" Type="http://schemas.openxmlformats.org/officeDocument/2006/relationships/hyperlink" Target="https://app.diagrams.net/" TargetMode="External"/><Relationship Id="rId9" Type="http://schemas.microsoft.com/office/2018/08/relationships/commentsExtensible" Target="commentsExtensible.xml"/><Relationship Id="rId14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2T05:36:09.29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7479 23146,'5063'-7478'0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2T05:35:53.04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 24411,'4992'3773'0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2T05:35:44.62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1587 24252,'6279'-1587'0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108</Words>
  <Characters>619</Characters>
  <Application>Microsoft Office Word</Application>
  <DocSecurity>0</DocSecurity>
  <Lines>5</Lines>
  <Paragraphs>1</Paragraphs>
  <ScaleCrop>false</ScaleCrop>
  <Company/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Sunseehray Tirazona</cp:lastModifiedBy>
  <cp:revision>2</cp:revision>
  <dcterms:created xsi:type="dcterms:W3CDTF">2026-06-13T14:00:00Z</dcterms:created>
  <dcterms:modified xsi:type="dcterms:W3CDTF">2026-06-13T14:00:00Z</dcterms:modified>
</cp:coreProperties>
</file>